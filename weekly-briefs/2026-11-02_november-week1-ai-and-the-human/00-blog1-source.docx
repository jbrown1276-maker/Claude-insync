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Grid-Accent1"/>
        <w:tblW w:w="0" w:type="auto"/>
        <w:tblLook w:val="04A0" w:firstRow="1" w:lastRow="0" w:firstColumn="1" w:lastColumn="0" w:noHBand="0" w:noVBand="1"/>
      </w:tblPr>
      <w:tblGrid>
        <w:gridCol w:w="4320"/>
        <w:gridCol w:w="4320"/>
      </w:tblGrid>
      <w:tr w:rsidRPr="00A54942" w:rsidR="00EA00BB" w:rsidTr="5932905C" w14:paraId="3319DD82" w14:textId="77777777">
        <w:trPr>
          <w:cnfStyle w:val="100000000000" w:firstRow="1" w:lastRow="0" w:firstColumn="0" w:lastColumn="0" w:oddVBand="0" w:evenVBand="0" w:oddHBand="0" w:evenHBand="0" w:firstRowFirstColumn="0" w:firstRowLastColumn="0" w:lastRowFirstColumn="0" w:lastRowLastColumn="0"/>
        </w:trPr>
        <w:tc>
          <w:tcPr>
            <w:tcW w:w="4320" w:type="dxa"/>
            <w:tcMar/>
          </w:tcPr>
          <w:p w:rsidRPr="00A54942" w:rsidR="00EA00BB" w:rsidRDefault="00000000" w14:paraId="5CFE7577" w14:textId="77777777">
            <w:r w:rsidRPr="00A54942">
              <w:t>Blog Title</w:t>
            </w:r>
          </w:p>
        </w:tc>
        <w:tc>
          <w:tcPr>
            <w:tcW w:w="4320" w:type="dxa"/>
            <w:tcMar/>
          </w:tcPr>
          <w:p w:rsidRPr="00A54942" w:rsidR="00EA00BB" w:rsidRDefault="00000000" w14:paraId="28ED4FC4" w14:textId="77777777">
            <w:pPr>
              <w:cnfStyle w:val="100000000000" w:firstRow="1" w:lastRow="0" w:firstColumn="0" w:lastColumn="0" w:oddVBand="0" w:evenVBand="0" w:oddHBand="0" w:evenHBand="0" w:firstRowFirstColumn="0" w:firstRowLastColumn="0" w:lastRowFirstColumn="0" w:lastRowLastColumn="0"/>
            </w:pPr>
            <w:r w:rsidRPr="00A54942">
              <w:t>The Producer's New Superpower: What AI Frees You Up to Do</w:t>
            </w:r>
          </w:p>
        </w:tc>
      </w:tr>
      <w:tr w:rsidRPr="00A54942" w:rsidR="00EA00BB" w:rsidTr="5932905C" w14:paraId="2753A87C" w14:textId="77777777">
        <w:trPr>
          <w:cnfStyle w:val="000000100000" w:firstRow="0" w:lastRow="0" w:firstColumn="0" w:lastColumn="0" w:oddVBand="0" w:evenVBand="0" w:oddHBand="1" w:evenHBand="0" w:firstRowFirstColumn="0" w:firstRowLastColumn="0" w:lastRowFirstColumn="0" w:lastRowLastColumn="0"/>
        </w:trPr>
        <w:tc>
          <w:tcPr>
            <w:tcW w:w="4320" w:type="dxa"/>
            <w:tcMar/>
          </w:tcPr>
          <w:p w:rsidRPr="00A54942" w:rsidR="00EA00BB" w:rsidRDefault="00000000" w14:paraId="02538CC3" w14:textId="77777777">
            <w:r w:rsidRPr="00A54942">
              <w:t>Page Title</w:t>
            </w:r>
          </w:p>
        </w:tc>
        <w:tc>
          <w:tcPr>
            <w:cnfStyle w:val="000000000000" w:firstRow="0" w:lastRow="0" w:firstColumn="0" w:lastColumn="0" w:oddVBand="0" w:evenVBand="0" w:oddHBand="0" w:evenHBand="0" w:firstRowFirstColumn="0" w:firstRowLastColumn="0" w:lastRowFirstColumn="0" w:lastRowLastColumn="0"/>
            <w:tcW w:w="4320" w:type="dxa"/>
            <w:tcMar/>
          </w:tcPr>
          <w:p w:rsidRPr="00A54942" w:rsidR="00033A87" w:rsidP="00033A87" w:rsidRDefault="00033A87" w14:paraId="0E84976B" w14:textId="77777777">
            <w:pPr>
              <w:cnfStyle w:val="000000100000" w:firstRow="0" w:lastRow="0" w:firstColumn="0" w:lastColumn="0" w:oddVBand="0" w:evenVBand="0" w:oddHBand="1" w:evenHBand="0" w:firstRowFirstColumn="0" w:firstRowLastColumn="0" w:lastRowFirstColumn="0" w:lastRowLastColumn="0"/>
            </w:pPr>
            <w:r w:rsidR="5932905C">
              <w:rPr/>
              <w:t>The Rise of the AI-Enabled Producer</w:t>
            </w:r>
          </w:p>
          <w:p w:rsidRPr="00A54942" w:rsidR="00EA00BB" w:rsidRDefault="00000000" w14:paraId="5A4BC1B8" w14:textId="7A28E921">
            <w:pPr>
              <w:cnfStyle w:val="000000100000" w:firstRow="0" w:lastRow="0" w:firstColumn="0" w:lastColumn="0" w:oddVBand="0" w:evenVBand="0" w:oddHBand="1" w:evenHBand="0" w:firstRowFirstColumn="0" w:firstRowLastColumn="0" w:lastRowFirstColumn="0" w:lastRowLastColumn="0"/>
            </w:pPr>
            <w:del w:author="Jennifer Lindsay-Finan" w:date="2026-08-27T13:56:00Z" w16du:dateUtc="2026-08-27T12:56:00Z" w:id="2">
              <w:r w:rsidRPr="00A54942" w:rsidDel="00033A87">
                <w:delText xml:space="preserve">AI for Learning Producers </w:delText>
              </w:r>
            </w:del>
            <w:r w:rsidRPr="00A54942">
              <w:t>| InSync Insights</w:t>
            </w:r>
          </w:p>
        </w:tc>
      </w:tr>
      <w:tr w:rsidRPr="00A54942" w:rsidR="00EA00BB" w:rsidTr="5932905C" w14:paraId="179263CB" w14:textId="77777777">
        <w:trPr>
          <w:cnfStyle w:val="000000010000" w:firstRow="0" w:lastRow="0" w:firstColumn="0" w:lastColumn="0" w:oddVBand="0" w:evenVBand="0" w:oddHBand="0" w:evenHBand="1" w:firstRowFirstColumn="0" w:firstRowLastColumn="0" w:lastRowFirstColumn="0" w:lastRowLastColumn="0"/>
        </w:trPr>
        <w:tc>
          <w:tcPr>
            <w:tcW w:w="4320" w:type="dxa"/>
            <w:tcMar/>
          </w:tcPr>
          <w:p w:rsidRPr="00A54942" w:rsidR="00EA00BB" w:rsidRDefault="00000000" w14:paraId="4F735218" w14:textId="77777777">
            <w:r w:rsidRPr="00A54942">
              <w:t>URL Slug</w:t>
            </w:r>
          </w:p>
        </w:tc>
        <w:tc>
          <w:tcPr>
            <w:tcW w:w="4320" w:type="dxa"/>
            <w:tcMar/>
          </w:tcPr>
          <w:p w:rsidRPr="00A54942" w:rsidR="00EA00BB" w:rsidRDefault="00000000" w14:paraId="162153A3" w14:textId="77777777">
            <w:pPr>
              <w:cnfStyle w:val="000000010000" w:firstRow="0" w:lastRow="0" w:firstColumn="0" w:lastColumn="0" w:oddVBand="0" w:evenVBand="0" w:oddHBand="0" w:evenHBand="1" w:firstRowFirstColumn="0" w:firstRowLastColumn="0" w:lastRowFirstColumn="0" w:lastRowLastColumn="0"/>
            </w:pPr>
            <w:r w:rsidRPr="00A54942">
              <w:t>blog.insynctraining.com/ai-producer-superpower</w:t>
            </w:r>
          </w:p>
        </w:tc>
      </w:tr>
      <w:tr w:rsidRPr="00A54942" w:rsidR="00EA00BB" w:rsidTr="5932905C" w14:paraId="4BB76618" w14:textId="77777777">
        <w:trPr>
          <w:cnfStyle w:val="000000100000" w:firstRow="0" w:lastRow="0" w:firstColumn="0" w:lastColumn="0" w:oddVBand="0" w:evenVBand="0" w:oddHBand="1" w:evenHBand="0" w:firstRowFirstColumn="0" w:firstRowLastColumn="0" w:lastRowFirstColumn="0" w:lastRowLastColumn="0"/>
        </w:trPr>
        <w:tc>
          <w:tcPr>
            <w:tcW w:w="4320" w:type="dxa"/>
            <w:tcMar/>
          </w:tcPr>
          <w:p w:rsidRPr="00A54942" w:rsidR="00EA00BB" w:rsidRDefault="00000000" w14:paraId="660B1279" w14:textId="77777777">
            <w:r w:rsidRPr="00A54942">
              <w:t>Author</w:t>
            </w:r>
          </w:p>
        </w:tc>
        <w:tc>
          <w:tcPr>
            <w:tcW w:w="4320" w:type="dxa"/>
            <w:tcMar/>
          </w:tcPr>
          <w:p w:rsidRPr="00A54942" w:rsidR="00EA00BB" w:rsidRDefault="00000000" w14:paraId="51D0A0D8" w14:textId="77777777">
            <w:pPr>
              <w:cnfStyle w:val="000000100000" w:firstRow="0" w:lastRow="0" w:firstColumn="0" w:lastColumn="0" w:oddVBand="0" w:evenVBand="0" w:oddHBand="1" w:evenHBand="0" w:firstRowFirstColumn="0" w:firstRowLastColumn="0" w:lastRowFirstColumn="0" w:lastRowLastColumn="0"/>
            </w:pPr>
            <w:r w:rsidRPr="00A54942">
              <w:t>Jen Finan</w:t>
            </w:r>
          </w:p>
        </w:tc>
      </w:tr>
      <w:tr w:rsidRPr="00A54942" w:rsidR="00EA00BB" w:rsidTr="5932905C" w14:paraId="69B65273" w14:textId="77777777">
        <w:trPr>
          <w:cnfStyle w:val="000000010000" w:firstRow="0" w:lastRow="0" w:firstColumn="0" w:lastColumn="0" w:oddVBand="0" w:evenVBand="0" w:oddHBand="0" w:evenHBand="1" w:firstRowFirstColumn="0" w:firstRowLastColumn="0" w:lastRowFirstColumn="0" w:lastRowLastColumn="0"/>
        </w:trPr>
        <w:tc>
          <w:tcPr>
            <w:tcW w:w="4320" w:type="dxa"/>
            <w:tcMar/>
          </w:tcPr>
          <w:p w:rsidRPr="00A54942" w:rsidR="00EA00BB" w:rsidRDefault="00000000" w14:paraId="55D48893" w14:textId="77777777">
            <w:r w:rsidRPr="00A54942">
              <w:t>Primary Tag</w:t>
            </w:r>
          </w:p>
        </w:tc>
        <w:tc>
          <w:tcPr>
            <w:tcW w:w="4320" w:type="dxa"/>
            <w:tcMar/>
          </w:tcPr>
          <w:p w:rsidRPr="00A54942" w:rsidR="00EA00BB" w:rsidRDefault="00000000" w14:paraId="558851C8" w14:textId="77777777">
            <w:pPr>
              <w:cnfStyle w:val="000000010000" w:firstRow="0" w:lastRow="0" w:firstColumn="0" w:lastColumn="0" w:oddVBand="0" w:evenVBand="0" w:oddHBand="0" w:evenHBand="1" w:firstRowFirstColumn="0" w:firstRowLastColumn="0" w:lastRowFirstColumn="0" w:lastRowLastColumn="0"/>
            </w:pPr>
            <w:r w:rsidRPr="00A54942">
              <w:t>AI &amp; the Future of Work</w:t>
            </w:r>
          </w:p>
        </w:tc>
      </w:tr>
      <w:tr w:rsidRPr="00A54942" w:rsidR="00EA00BB" w:rsidTr="5932905C" w14:paraId="546FF461" w14:textId="77777777">
        <w:trPr>
          <w:cnfStyle w:val="000000100000" w:firstRow="0" w:lastRow="0" w:firstColumn="0" w:lastColumn="0" w:oddVBand="0" w:evenVBand="0" w:oddHBand="1" w:evenHBand="0" w:firstRowFirstColumn="0" w:firstRowLastColumn="0" w:lastRowFirstColumn="0" w:lastRowLastColumn="0"/>
        </w:trPr>
        <w:tc>
          <w:tcPr>
            <w:tcW w:w="4320" w:type="dxa"/>
            <w:tcMar/>
          </w:tcPr>
          <w:p w:rsidRPr="00A54942" w:rsidR="00EA00BB" w:rsidRDefault="00000000" w14:paraId="1285FC18" w14:textId="77777777">
            <w:r w:rsidRPr="00A54942">
              <w:t>Secondary Tag</w:t>
            </w:r>
          </w:p>
        </w:tc>
        <w:tc>
          <w:tcPr>
            <w:tcW w:w="4320" w:type="dxa"/>
            <w:tcMar/>
          </w:tcPr>
          <w:p w:rsidRPr="00A54942" w:rsidR="00EA00BB" w:rsidRDefault="00000000" w14:paraId="3924D0ED" w14:textId="77777777">
            <w:pPr>
              <w:cnfStyle w:val="000000100000" w:firstRow="0" w:lastRow="0" w:firstColumn="0" w:lastColumn="0" w:oddVBand="0" w:evenVBand="0" w:oddHBand="1" w:evenHBand="0" w:firstRowFirstColumn="0" w:firstRowLastColumn="0" w:lastRowFirstColumn="0" w:lastRowLastColumn="0"/>
            </w:pPr>
            <w:r w:rsidRPr="00A54942">
              <w:t>Production</w:t>
            </w:r>
          </w:p>
        </w:tc>
      </w:tr>
      <w:tr w:rsidRPr="00A54942" w:rsidR="00EA00BB" w:rsidTr="5932905C" w14:paraId="66B352B9" w14:textId="77777777">
        <w:trPr>
          <w:cnfStyle w:val="000000010000" w:firstRow="0" w:lastRow="0" w:firstColumn="0" w:lastColumn="0" w:oddVBand="0" w:evenVBand="0" w:oddHBand="0" w:evenHBand="1" w:firstRowFirstColumn="0" w:firstRowLastColumn="0" w:lastRowFirstColumn="0" w:lastRowLastColumn="0"/>
        </w:trPr>
        <w:tc>
          <w:tcPr>
            <w:tcW w:w="4320" w:type="dxa"/>
            <w:tcMar/>
          </w:tcPr>
          <w:p w:rsidRPr="00A54942" w:rsidR="00EA00BB" w:rsidRDefault="00000000" w14:paraId="65FF16BC" w14:textId="77777777">
            <w:r w:rsidRPr="00A54942">
              <w:t>Meta Description</w:t>
            </w:r>
          </w:p>
        </w:tc>
        <w:tc>
          <w:tcPr>
            <w:tcW w:w="4320" w:type="dxa"/>
            <w:tcMar/>
          </w:tcPr>
          <w:p w:rsidRPr="00A54942" w:rsidR="00EA00BB" w:rsidRDefault="00000000" w14:paraId="061820EA" w14:textId="77777777">
            <w:pPr>
              <w:cnfStyle w:val="000000010000" w:firstRow="0" w:lastRow="0" w:firstColumn="0" w:lastColumn="0" w:oddVBand="0" w:evenVBand="0" w:oddHBand="0" w:evenHBand="1" w:firstRowFirstColumn="0" w:firstRowLastColumn="0" w:lastRowFirstColumn="0" w:lastRowLastColumn="0"/>
            </w:pPr>
            <w:r w:rsidRPr="00A54942">
              <w:t>When AI handles logistics, producers shift from tech operators to learning advocates. Here's what that means for engagement and outcomes.</w:t>
            </w:r>
          </w:p>
        </w:tc>
      </w:tr>
      <w:tr w:rsidRPr="00A54942" w:rsidR="00EA00BB" w:rsidTr="5932905C" w14:paraId="12BCD1F8" w14:textId="77777777">
        <w:trPr>
          <w:cnfStyle w:val="000000100000" w:firstRow="0" w:lastRow="0" w:firstColumn="0" w:lastColumn="0" w:oddVBand="0" w:evenVBand="0" w:oddHBand="1" w:evenHBand="0" w:firstRowFirstColumn="0" w:firstRowLastColumn="0" w:lastRowFirstColumn="0" w:lastRowLastColumn="0"/>
        </w:trPr>
        <w:tc>
          <w:tcPr>
            <w:tcW w:w="4320" w:type="dxa"/>
            <w:tcMar/>
          </w:tcPr>
          <w:p w:rsidRPr="00A54942" w:rsidR="00EA00BB" w:rsidRDefault="00000000" w14:paraId="0879795F" w14:textId="77777777">
            <w:r w:rsidRPr="00A54942">
              <w:t>Primary CTA</w:t>
            </w:r>
          </w:p>
        </w:tc>
        <w:tc>
          <w:tcPr>
            <w:tcW w:w="4320" w:type="dxa"/>
            <w:tcMar/>
          </w:tcPr>
          <w:p w:rsidRPr="00A54942" w:rsidR="00EA00BB" w:rsidRDefault="00000000" w14:paraId="3731F626" w14:textId="77777777">
            <w:pPr>
              <w:cnfStyle w:val="000000100000" w:firstRow="0" w:lastRow="0" w:firstColumn="0" w:lastColumn="0" w:oddVBand="0" w:evenVBand="0" w:oddHBand="1" w:evenHBand="0" w:firstRowFirstColumn="0" w:firstRowLastColumn="0" w:lastRowFirstColumn="0" w:lastRowLastColumn="0"/>
            </w:pPr>
            <w:r w:rsidRPr="00A54942">
              <w:t>[LINK: https://info.insynctraining.com/human-in-the-loop-workflow-templates] Human-in-the-Loop Workflow Templates</w:t>
            </w:r>
          </w:p>
        </w:tc>
      </w:tr>
    </w:tbl>
    <w:p w:rsidRPr="00A54942" w:rsidR="00EA00BB" w:rsidRDefault="00EA00BB" w14:paraId="70CFD97A" w14:textId="77777777"/>
    <w:p w:rsidRPr="00A54942" w:rsidR="00EA00BB" w:rsidRDefault="00000000" w14:paraId="70D71AF9" w14:textId="77777777">
      <w:pPr>
        <w:pStyle w:val="Heading1"/>
      </w:pPr>
      <w:r w:rsidRPr="00A54942">
        <w:t>The Producer's New Superpower: What AI Frees You Up to Do</w:t>
      </w:r>
    </w:p>
    <w:p w:rsidRPr="00A54942" w:rsidR="00EA00BB" w:rsidRDefault="00000000" w14:paraId="0732B3D4" w14:textId="77777777">
      <w:r w:rsidRPr="00A54942">
        <w:t>Virtual producers have always lived at the intersection of technology and learning. You've managed audio, routed chat, solved technical problems mid-session, and kept facilitators focused on teaching. That work is essential. It's also becoming something different.</w:t>
      </w:r>
    </w:p>
    <w:p w:rsidRPr="00A54942" w:rsidR="00EA00BB" w:rsidRDefault="00000000" w14:paraId="3F2978C0" w14:textId="5A1C0E3E">
      <w:r w:rsidRPr="00A54942">
        <w:t xml:space="preserve">As AI tools mature—and as independent practitioners like </w:t>
      </w:r>
      <w:hyperlink w:history="1" r:id="rId6">
        <w:r w:rsidRPr="00A54942">
          <w:rPr>
            <w:rStyle w:val="Hyperlink"/>
          </w:rPr>
          <w:t>Dr. Philippa Hardman</w:t>
        </w:r>
      </w:hyperlink>
      <w:r w:rsidRPr="00A54942">
        <w:t xml:space="preserve"> and </w:t>
      </w:r>
      <w:hyperlink w:history="1" r:id="rId7">
        <w:r w:rsidRPr="00A54942">
          <w:rPr>
            <w:rStyle w:val="Hyperlink"/>
          </w:rPr>
          <w:t>Ross Stevenson</w:t>
        </w:r>
      </w:hyperlink>
      <w:r w:rsidRPr="00A54942">
        <w:t xml:space="preserve"> are showing us right now—the transactional layer of production is automating. AI agents schedule sessions, generate transcripts, moderate chat, and flag technical issues. Your job isn't disappearing. It's evolving into something with more leverage and more impact.</w:t>
      </w:r>
    </w:p>
    <w:p w:rsidRPr="00A54942" w:rsidR="00EA00BB" w:rsidRDefault="00000000" w14:paraId="350A2216" w14:textId="77777777">
      <w:r w:rsidRPr="00A54942">
        <w:rPr>
          <w:b/>
        </w:rPr>
        <w:t>The shift is this: AI handles logistics. You handle what's human.</w:t>
      </w:r>
    </w:p>
    <w:p w:rsidRPr="00A54942" w:rsidR="00EA00BB" w:rsidRDefault="00EA00BB" w14:paraId="60CA72A4" w14:textId="77777777"/>
    <w:p w:rsidRPr="00A54942" w:rsidR="00EA00BB" w:rsidRDefault="00000000" w14:paraId="519CF6D0" w14:textId="77777777">
      <w:pPr>
        <w:pStyle w:val="Heading2"/>
      </w:pPr>
      <w:r w:rsidRPr="00A54942">
        <w:t>What's Actually Changing</w:t>
      </w:r>
    </w:p>
    <w:p w:rsidRPr="00A54942" w:rsidR="00EA00BB" w:rsidRDefault="00000000" w14:paraId="0DB55F5C" w14:textId="77777777">
      <w:r w:rsidRPr="00A54942">
        <w:t>Organizations that remove producers and rely only on AI often discover the same thing: sessions run on time but feel disconnected. Engagement metrics stay flat or decline. Facilitators report feeling like systems managers instead of teachers. The issue isn't the AI. It's that logistics and learning are not the same thing.</w:t>
      </w:r>
    </w:p>
    <w:p w:rsidRPr="00A54942" w:rsidR="00EA00BB" w:rsidRDefault="00000000" w14:paraId="0217FF14" w14:textId="77777777">
      <w:r w:rsidRPr="00A54942">
        <w:t>When AI automates scheduling, transcription, and chat routing, it removes the busywork. That's when you become a learning advocate instead of a tech operator. You watch the room. You notice the learner who went quiet in minute 8. You catch the tone shift when someone's disengaged but trying to hide it. You intervene with support—not with tech support, but with human presence.</w:t>
      </w:r>
    </w:p>
    <w:p w:rsidRPr="00A54942" w:rsidR="00EA00BB" w:rsidRDefault="00000000" w14:paraId="6DA14DA6" w14:textId="01DEC78C">
      <w:r w:rsidRPr="00A54942">
        <w:lastRenderedPageBreak/>
        <w:t xml:space="preserve">As we've found in </w:t>
      </w:r>
      <w:hyperlink w:history="1" r:id="rId8">
        <w:r w:rsidRPr="00A54942">
          <w:rPr>
            <w:rStyle w:val="Hyperlink"/>
          </w:rPr>
          <w:t>our own facilitation work</w:t>
        </w:r>
      </w:hyperlink>
      <w:r w:rsidRPr="00A54942">
        <w:t>, the producer role transforms when AI handles the logistics. Your attention shifts from managing the technical layer to reading engagement in real time—noticing what AI can't: the subtle signals that tell you whether learning actually sticks.</w:t>
      </w:r>
    </w:p>
    <w:p w:rsidRPr="00A54942" w:rsidR="00EA00BB" w:rsidRDefault="00EA00BB" w14:paraId="602CB9AA" w14:textId="77777777"/>
    <w:p w:rsidRPr="00A54942" w:rsidR="00EA00BB" w:rsidRDefault="00000000" w14:paraId="2EDB8FF1" w14:textId="77777777">
      <w:pPr>
        <w:pStyle w:val="Heading2"/>
      </w:pPr>
      <w:r w:rsidRPr="00A54942">
        <w:t>The Producer's Three Moments</w:t>
      </w:r>
    </w:p>
    <w:p w:rsidRPr="00A54942" w:rsidR="00EA00BB" w:rsidRDefault="00000000" w14:paraId="382DDA95" w14:textId="77777777">
      <w:r w:rsidRPr="00A54942">
        <w:t>As you shift from tech operator to learning advocate, your role crystallizes into three phases:</w:t>
      </w:r>
    </w:p>
    <w:p w:rsidRPr="00A54942" w:rsidR="00EA00BB" w:rsidRDefault="00000000" w14:paraId="52274B49" w14:textId="77777777">
      <w:pPr>
        <w:pStyle w:val="Heading3"/>
      </w:pPr>
      <w:r w:rsidRPr="00A54942">
        <w:t>PRE-SESSION</w:t>
      </w:r>
    </w:p>
    <w:p w:rsidRPr="00A54942" w:rsidR="00EA00BB" w:rsidRDefault="00000000" w14:paraId="48802276" w14:textId="463746C7">
      <w:r w:rsidRPr="00A54942">
        <w:t xml:space="preserve">AI has already </w:t>
      </w:r>
      <w:r w:rsidRPr="00A54942" w:rsidR="00DE4972">
        <w:t>sent reminders</w:t>
      </w:r>
      <w:r w:rsidRPr="00A54942">
        <w:t xml:space="preserve"> and flagged </w:t>
      </w:r>
      <w:r w:rsidRPr="00A54942" w:rsidR="00DE4972">
        <w:t>outstanding prework</w:t>
      </w:r>
      <w:r w:rsidRPr="00A54942">
        <w:t>. You focus differently: Which learners are at risk? Who struggled in past sessions? What support do they need before this one starts? You're not running tech checks—you're architecting presence.</w:t>
      </w:r>
    </w:p>
    <w:p w:rsidRPr="00A54942" w:rsidR="00EA00BB" w:rsidP="009C2C6E" w:rsidRDefault="00000000" w14:paraId="0D1BFD3F" w14:textId="0E1EE226">
      <w:r w:rsidRPr="00A54942">
        <w:rPr>
          <w:b/>
          <w:i/>
        </w:rPr>
        <w:t>InQuire</w:t>
      </w:r>
      <w:r w:rsidRPr="00A54942" w:rsidR="00A54942">
        <w:rPr>
          <w:b/>
          <w:i/>
        </w:rPr>
        <w:t xml:space="preserve"> Engagement Framework™</w:t>
      </w:r>
      <w:r w:rsidRPr="00A54942">
        <w:rPr>
          <w:b/>
          <w:i/>
        </w:rPr>
        <w:t xml:space="preserve"> Anchor: Environmental</w:t>
      </w:r>
      <w:r w:rsidRPr="00A54942" w:rsidR="00CA5A94">
        <w:rPr>
          <w:b/>
          <w:bCs/>
          <w:i/>
          <w:iCs/>
        </w:rPr>
        <w:t>.</w:t>
      </w:r>
      <w:r w:rsidRPr="00A54942">
        <w:rPr>
          <w:i/>
        </w:rPr>
        <w:t xml:space="preserve"> </w:t>
      </w:r>
      <w:r w:rsidRPr="00A54942">
        <w:rPr>
          <w:i/>
        </w:rPr>
        <w:t>Is the tech setup removing barriers to learning, or is it creating them?</w:t>
      </w:r>
    </w:p>
    <w:p w:rsidRPr="00A54942" w:rsidR="00EA00BB" w:rsidRDefault="00EA00BB" w14:paraId="5F0D637B" w14:textId="77777777"/>
    <w:p w:rsidRPr="00A54942" w:rsidR="00EA00BB" w:rsidRDefault="00000000" w14:paraId="1FAE3E53" w14:textId="77777777">
      <w:pPr>
        <w:pStyle w:val="Heading3"/>
      </w:pPr>
      <w:r w:rsidRPr="00A54942">
        <w:t>LIVE SESSION</w:t>
      </w:r>
    </w:p>
    <w:p w:rsidRPr="00A54942" w:rsidR="00EA00BB" w:rsidRDefault="00000000" w14:paraId="7A99CB6B" w14:textId="2DCF33F7">
      <w:r w:rsidRPr="00A54942">
        <w:t xml:space="preserve">AI flags technical issues and tracks attendance. You monitor something AI can't: </w:t>
      </w:r>
      <w:r w:rsidRPr="00A54942">
        <w:rPr>
          <w:b/>
          <w:bCs/>
        </w:rPr>
        <w:t>engagement</w:t>
      </w:r>
      <w:r w:rsidRPr="00A54942">
        <w:t>. You notice who feels welcome, who's drifting, where the room energy shifts. You don't choose between watching tech and watching people—AI handles the tech so you can watch people.</w:t>
      </w:r>
    </w:p>
    <w:p w:rsidRPr="00A54942" w:rsidR="00EA00BB" w:rsidP="005D25EC" w:rsidRDefault="00000000" w14:paraId="4FC80B8E" w14:textId="376EDB7A">
      <w:r w:rsidRPr="00A54942">
        <w:rPr>
          <w:b/>
          <w:i/>
        </w:rPr>
        <w:t xml:space="preserve">InQuire </w:t>
      </w:r>
      <w:r w:rsidRPr="00A54942" w:rsidR="00A54942">
        <w:rPr>
          <w:b/>
          <w:i/>
        </w:rPr>
        <w:t xml:space="preserve">Engagement Framework™ </w:t>
      </w:r>
      <w:r w:rsidRPr="00A54942">
        <w:rPr>
          <w:b/>
          <w:i/>
        </w:rPr>
        <w:t>Anchor: Emotional + Intellectual</w:t>
      </w:r>
      <w:r w:rsidRPr="00A54942" w:rsidR="00743DD2">
        <w:rPr>
          <w:b/>
          <w:bCs/>
          <w:i/>
          <w:iCs/>
        </w:rPr>
        <w:t>.</w:t>
      </w:r>
      <w:r w:rsidRPr="00A54942">
        <w:rPr>
          <w:i/>
        </w:rPr>
        <w:t xml:space="preserve"> Are isolated learners feeling supported? Is anyone lost but afraid to speak?</w:t>
      </w:r>
    </w:p>
    <w:p w:rsidRPr="00A54942" w:rsidR="00EA00BB" w:rsidRDefault="00EA00BB" w14:paraId="04E2260D" w14:textId="77777777"/>
    <w:p w:rsidRPr="00A54942" w:rsidR="00EA00BB" w:rsidRDefault="00000000" w14:paraId="72DA7F23" w14:textId="77777777">
      <w:pPr>
        <w:pStyle w:val="Heading3"/>
      </w:pPr>
      <w:r w:rsidRPr="00A54942">
        <w:t>POST-SESSION</w:t>
      </w:r>
    </w:p>
    <w:p w:rsidRPr="00A54942" w:rsidR="00EA00BB" w:rsidRDefault="00000000" w14:paraId="434C4751" w14:textId="77777777">
      <w:r w:rsidRPr="00A54942">
        <w:t>AI auto-generates transcripts and sends materials. You synthesize the human insights: Who needs follow-up? Where did confusion surface? What worked? This feedback shapes the next session and strengthens the facilitator's craft.</w:t>
      </w:r>
    </w:p>
    <w:p w:rsidRPr="00A54942" w:rsidR="00EA00BB" w:rsidP="00754620" w:rsidRDefault="00000000" w14:paraId="6C8E2DD8" w14:textId="2813913F">
      <w:r w:rsidRPr="00A54942">
        <w:rPr>
          <w:b/>
          <w:i/>
        </w:rPr>
        <w:t xml:space="preserve">InQuire </w:t>
      </w:r>
      <w:r w:rsidRPr="00A54942" w:rsidR="00A54942">
        <w:rPr>
          <w:b/>
          <w:i/>
        </w:rPr>
        <w:t xml:space="preserve">Engagement Framework™ </w:t>
      </w:r>
      <w:r w:rsidRPr="00A54942">
        <w:rPr>
          <w:b/>
          <w:i/>
        </w:rPr>
        <w:t xml:space="preserve">Anchor: </w:t>
      </w:r>
      <w:r w:rsidRPr="00A54942" w:rsidR="00A54942">
        <w:rPr>
          <w:b/>
          <w:i/>
        </w:rPr>
        <w:t>Emotional + Intellectual</w:t>
      </w:r>
      <w:r w:rsidR="00A54942">
        <w:rPr>
          <w:b/>
          <w:i/>
        </w:rPr>
        <w:t>.</w:t>
      </w:r>
      <w:r w:rsidRPr="00A54942" w:rsidR="00A54942">
        <w:rPr>
          <w:b/>
          <w:i/>
        </w:rPr>
        <w:t xml:space="preserve"> </w:t>
      </w:r>
      <w:r w:rsidRPr="00A54942">
        <w:rPr>
          <w:bCs/>
          <w:i/>
        </w:rPr>
        <w:t>Did the team feel supported? Are they ready to apply what they learned</w:t>
      </w:r>
      <w:r w:rsidRPr="00A54942" w:rsidR="001B578C">
        <w:rPr>
          <w:bCs/>
          <w:i/>
          <w:iCs/>
        </w:rPr>
        <w:t>?</w:t>
      </w:r>
    </w:p>
    <w:p w:rsidRPr="00A54942" w:rsidR="00EA00BB" w:rsidRDefault="00EA00BB" w14:paraId="4AC81633" w14:textId="77777777"/>
    <w:p w:rsidRPr="00A54942" w:rsidR="00EA00BB" w:rsidRDefault="00000000" w14:paraId="79088534" w14:textId="77777777">
      <w:pPr>
        <w:pStyle w:val="Heading2"/>
      </w:pPr>
      <w:r w:rsidRPr="00A54942">
        <w:t>Why This Matters Now</w:t>
      </w:r>
    </w:p>
    <w:p w:rsidRPr="00A54942" w:rsidR="00EA00BB" w:rsidRDefault="00000000" w14:paraId="56EB248F" w14:textId="6D35630C">
      <w:r w:rsidRPr="00A54942">
        <w:t xml:space="preserve">The L&amp;D industry is facing an authenticity moment. As AI generates content at scale, the counter-current is clear: volume without judgment is what researcher </w:t>
      </w:r>
      <w:hyperlink w:history="1" r:id="rId9">
        <w:r w:rsidRPr="00A54942">
          <w:rPr>
            <w:rStyle w:val="Hyperlink"/>
          </w:rPr>
          <w:t>Johannes Sundlo</w:t>
        </w:r>
      </w:hyperlink>
      <w:r w:rsidRPr="00A54942">
        <w:t xml:space="preserve"> calls 'slop.' Generic, disconnected, untrustworthy. Live learning environments with a dedicated, </w:t>
      </w:r>
      <w:r w:rsidRPr="00A54942">
        <w:lastRenderedPageBreak/>
        <w:t>skilled producer are the opposite of slop. They're irreplaceable—un-fakeable, responsive in real time, impossible to automate.</w:t>
      </w:r>
    </w:p>
    <w:p w:rsidRPr="00A54942" w:rsidR="00EA00BB" w:rsidRDefault="00000000" w14:paraId="15E667C8" w14:textId="77777777">
      <w:r w:rsidRPr="00A54942">
        <w:t>You can't scale authentic presence. You can only defend it by being fully present. That's your competitive advantage. That's also why you matter more now, not less.</w:t>
      </w:r>
    </w:p>
    <w:p w:rsidRPr="00A54942" w:rsidR="00EA00BB" w:rsidRDefault="00EA00BB" w14:paraId="4328115D" w14:textId="77777777"/>
    <w:p w:rsidRPr="00A54942" w:rsidR="00EA00BB" w:rsidRDefault="00000000" w14:paraId="732EEEFB" w14:textId="77777777">
      <w:pPr>
        <w:pStyle w:val="Heading2"/>
      </w:pPr>
      <w:r w:rsidRPr="00A54942">
        <w:t>Ready to Take This Further?</w:t>
      </w:r>
    </w:p>
    <w:p w:rsidRPr="00A54942" w:rsidR="00EA00BB" w:rsidRDefault="00000000" w14:paraId="6A92F6FC" w14:textId="7D54F240">
      <w:r w:rsidRPr="00A54942">
        <w:t xml:space="preserve">This shift from tech operator to learning advocate isn't automatic. It requires clarity on what AI does, deliberate focus on learner-facing work, and skills to read engagement and intervene strategically. Get the </w:t>
      </w:r>
      <w:hyperlink w:history="1" r:id="rId10">
        <w:r w:rsidRPr="00A54942">
          <w:rPr>
            <w:rStyle w:val="Hyperlink"/>
          </w:rPr>
          <w:t>Human-in-the-Loop Workflow Templates</w:t>
        </w:r>
      </w:hyperlink>
      <w:r w:rsidRPr="00A54942">
        <w:t xml:space="preserve"> for a practical </w:t>
      </w:r>
      <w:commentRangeStart w:id="3"/>
      <w:r w:rsidRPr="00A54942">
        <w:t>roadmap</w:t>
      </w:r>
      <w:commentRangeEnd w:id="3"/>
      <w:r w:rsidRPr="00A54942" w:rsidR="00A54942">
        <w:rPr>
          <w:rStyle w:val="CommentReference"/>
          <w:sz w:val="22"/>
          <w:szCs w:val="22"/>
        </w:rPr>
        <w:commentReference w:id="3"/>
      </w:r>
      <w:r w:rsidRPr="00A54942">
        <w:t>.</w:t>
      </w:r>
    </w:p>
    <w:p w:rsidRPr="00A54942" w:rsidR="00EA00BB" w:rsidRDefault="00EA00BB" w14:paraId="231A1FA7" w14:textId="77777777"/>
    <w:p w:rsidR="00EA00BB" w:rsidP="007E46A7" w:rsidRDefault="00000000" w14:paraId="792CAA50" w14:textId="77777777">
      <w:r w:rsidRPr="00A54942">
        <w:rPr>
          <w:b/>
          <w:i/>
        </w:rPr>
        <w:t>Suggested CTA 2 (for Jeff</w:t>
      </w:r>
      <w:r w:rsidRPr="00A54942" w:rsidR="00A54942">
        <w:rPr>
          <w:b/>
          <w:bCs/>
          <w:i/>
          <w:iCs/>
        </w:rPr>
        <w:t>):</w:t>
      </w:r>
      <w:r w:rsidRPr="00A54942">
        <w:rPr>
          <w:i/>
        </w:rPr>
        <w:t xml:space="preserve"> Producer development certification | Facilitation excellence guide | Real-time engagement strategies </w:t>
      </w:r>
      <w:commentRangeStart w:id="4"/>
      <w:r w:rsidRPr="00A54942">
        <w:rPr>
          <w:i/>
        </w:rPr>
        <w:t>resource</w:t>
      </w:r>
      <w:commentRangeEnd w:id="4"/>
      <w:r w:rsidR="002F3B5B">
        <w:rPr>
          <w:rStyle w:val="CommentReference"/>
          <w:sz w:val="22"/>
          <w:szCs w:val="22"/>
        </w:rPr>
        <w:commentReference w:id="4"/>
      </w:r>
    </w:p>
    <w:sectPr w:rsidR="00EA00BB" w:rsidSect="00034616">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L" w:author="Jennifer Lindsay-Finan" w:date="2026-08-27T14:47:00Z" w:id="3">
    <w:p w:rsidR="00A54942" w:rsidP="00A54942" w:rsidRDefault="00A54942" w14:paraId="3EDE7191" w14:textId="77777777">
      <w:pPr>
        <w:pStyle w:val="CommentText"/>
      </w:pPr>
      <w:r>
        <w:rPr>
          <w:rStyle w:val="CommentReference"/>
        </w:rPr>
        <w:annotationRef/>
      </w:r>
      <w:r>
        <w:t>Check link once live</w:t>
      </w:r>
    </w:p>
  </w:comment>
  <w:comment w:initials="JL" w:author="Jennifer Lindsay-Finan" w:date="2026-08-27T14:48:00Z" w:id="4">
    <w:p w:rsidR="002F3B5B" w:rsidP="002F3B5B" w:rsidRDefault="002F3B5B" w14:paraId="5574B91B" w14:textId="77777777">
      <w:pPr>
        <w:pStyle w:val="CommentText"/>
      </w:pPr>
      <w:r>
        <w:rPr>
          <w:rStyle w:val="CommentReference"/>
        </w:rPr>
        <w:annotationRef/>
      </w:r>
      <w:r>
        <w:t xml:space="preserve">Jeff - MVP is the best fit: </w:t>
      </w:r>
      <w:hyperlink w:history="1" r:id="rId1">
        <w:r w:rsidRPr="0065023E">
          <w:rPr>
            <w:rStyle w:val="Hyperlink"/>
          </w:rPr>
          <w:t>https://www.insynctraining.com/courses/master-virtual-producer</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DE7191" w15:done="0"/>
  <w15:commentEx w15:paraId="5574B9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93836" w16cex:dateUtc="2026-08-27T13:47:00Z"/>
  <w16cex:commentExtensible w16cex:durableId="05192038" w16cex:dateUtc="2026-08-27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DE7191" w16cid:durableId="77693836"/>
  <w16cid:commentId w16cid:paraId="5574B91B" w16cid:durableId="051920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517357177">
    <w:abstractNumId w:val="8"/>
  </w:num>
  <w:num w:numId="2" w16cid:durableId="1438791033">
    <w:abstractNumId w:val="6"/>
  </w:num>
  <w:num w:numId="3" w16cid:durableId="453789817">
    <w:abstractNumId w:val="5"/>
  </w:num>
  <w:num w:numId="4" w16cid:durableId="1055156347">
    <w:abstractNumId w:val="4"/>
  </w:num>
  <w:num w:numId="5" w16cid:durableId="544682418">
    <w:abstractNumId w:val="7"/>
  </w:num>
  <w:num w:numId="6" w16cid:durableId="1557736930">
    <w:abstractNumId w:val="3"/>
  </w:num>
  <w:num w:numId="7" w16cid:durableId="1580825474">
    <w:abstractNumId w:val="2"/>
  </w:num>
  <w:num w:numId="8" w16cid:durableId="1404257648">
    <w:abstractNumId w:val="1"/>
  </w:num>
  <w:num w:numId="9" w16cid:durableId="20339949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nifer Lindsay-Finan">
    <w15:presenceInfo w15:providerId="AD" w15:userId="S::jennifer@river-park.co.uk::d873b9fa-c302-4059-8cd9-796563b450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A87"/>
    <w:rsid w:val="00034616"/>
    <w:rsid w:val="0006063C"/>
    <w:rsid w:val="0015074B"/>
    <w:rsid w:val="001B578C"/>
    <w:rsid w:val="0029639D"/>
    <w:rsid w:val="002F3B5B"/>
    <w:rsid w:val="00326F90"/>
    <w:rsid w:val="00743DD2"/>
    <w:rsid w:val="00A54942"/>
    <w:rsid w:val="00AA1D8D"/>
    <w:rsid w:val="00B47730"/>
    <w:rsid w:val="00B77B06"/>
    <w:rsid w:val="00CA5A94"/>
    <w:rsid w:val="00CB0664"/>
    <w:rsid w:val="00DE4972"/>
    <w:rsid w:val="00EA00BB"/>
    <w:rsid w:val="00FC693F"/>
    <w:rsid w:val="593290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8484F"/>
  <w14:defaultImageDpi w14:val="300"/>
  <w15:docId w15:val="{572673F8-A19C-4818-812B-2F893D4B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033A87"/>
    <w:pPr>
      <w:spacing w:after="0" w:line="240" w:lineRule="auto"/>
    </w:pPr>
  </w:style>
  <w:style w:type="character" w:styleId="Hyperlink">
    <w:name w:val="Hyperlink"/>
    <w:basedOn w:val="DefaultParagraphFont"/>
    <w:uiPriority w:val="99"/>
    <w:unhideWhenUsed/>
    <w:rsid w:val="00DE4972"/>
    <w:rPr>
      <w:color w:val="0000FF" w:themeColor="hyperlink"/>
      <w:u w:val="single"/>
    </w:rPr>
  </w:style>
  <w:style w:type="character" w:styleId="UnresolvedMention">
    <w:name w:val="Unresolved Mention"/>
    <w:basedOn w:val="DefaultParagraphFont"/>
    <w:uiPriority w:val="99"/>
    <w:semiHidden/>
    <w:unhideWhenUsed/>
    <w:rsid w:val="00DE4972"/>
    <w:rPr>
      <w:color w:val="605E5C"/>
      <w:shd w:val="clear" w:color="auto" w:fill="E1DFDD"/>
    </w:rPr>
  </w:style>
  <w:style w:type="character" w:styleId="CommentReference">
    <w:name w:val="annotation reference"/>
    <w:basedOn w:val="DefaultParagraphFont"/>
    <w:uiPriority w:val="99"/>
    <w:semiHidden/>
    <w:unhideWhenUsed/>
    <w:rsid w:val="00A54942"/>
    <w:rPr>
      <w:sz w:val="16"/>
      <w:szCs w:val="16"/>
    </w:rPr>
  </w:style>
  <w:style w:type="paragraph" w:styleId="CommentText">
    <w:name w:val="annotation text"/>
    <w:basedOn w:val="Normal"/>
    <w:link w:val="CommentTextChar"/>
    <w:uiPriority w:val="99"/>
    <w:unhideWhenUsed/>
    <w:rsid w:val="00A54942"/>
    <w:pPr>
      <w:spacing w:line="240" w:lineRule="auto"/>
    </w:pPr>
    <w:rPr>
      <w:sz w:val="20"/>
      <w:szCs w:val="20"/>
    </w:rPr>
  </w:style>
  <w:style w:type="character" w:styleId="CommentTextChar" w:customStyle="1">
    <w:name w:val="Comment Text Char"/>
    <w:basedOn w:val="DefaultParagraphFont"/>
    <w:link w:val="CommentText"/>
    <w:uiPriority w:val="99"/>
    <w:rsid w:val="00A54942"/>
    <w:rPr>
      <w:sz w:val="20"/>
      <w:szCs w:val="20"/>
    </w:rPr>
  </w:style>
  <w:style w:type="paragraph" w:styleId="CommentSubject">
    <w:name w:val="annotation subject"/>
    <w:basedOn w:val="CommentText"/>
    <w:next w:val="CommentText"/>
    <w:link w:val="CommentSubjectChar"/>
    <w:uiPriority w:val="99"/>
    <w:semiHidden/>
    <w:unhideWhenUsed/>
    <w:rsid w:val="00A54942"/>
    <w:rPr>
      <w:b/>
      <w:bCs/>
    </w:rPr>
  </w:style>
  <w:style w:type="character" w:styleId="CommentSubjectChar" w:customStyle="1">
    <w:name w:val="Comment Subject Char"/>
    <w:basedOn w:val="CommentTextChar"/>
    <w:link w:val="CommentSubject"/>
    <w:uiPriority w:val="99"/>
    <w:semiHidden/>
    <w:rsid w:val="00A549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insynctraining.com/courses/master-virtual-producer"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blog.insynctraining.com/ai-virtual-training-producers" TargetMode="Externa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hyperlink" Target="https://rossstevensonai.com/" TargetMode="Externa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https://drphilippahardman.substack.com/" TargetMode="Externa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nfo.insynctraining.com/human-in-the-loop-workflow-templates" TargetMode="External"/><Relationship Id="rId4" Type="http://schemas.openxmlformats.org/officeDocument/2006/relationships/settings" Target="settings.xml"/><Relationship Id="rId9" Type="http://schemas.openxmlformats.org/officeDocument/2006/relationships/hyperlink" Target="https://sundlo.com/"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Jenna Cooper</lastModifiedBy>
  <revision>4</revision>
  <dcterms:created xsi:type="dcterms:W3CDTF">2013-12-23T23:15:00.0000000Z</dcterms:created>
  <dcterms:modified xsi:type="dcterms:W3CDTF">2026-09-01T18:55:32.4720789Z</dcterms:modified>
  <category/>
</coreProperties>
</file>